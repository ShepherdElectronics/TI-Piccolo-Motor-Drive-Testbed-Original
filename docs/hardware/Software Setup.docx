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00" w:line="276" w:lineRule="auto"/>
        <w:rPr>
          <w:rFonts w:ascii="Times New Roman" w:cs="Times New Roman" w:eastAsia="Times New Roman" w:hAnsi="Times New Roman"/>
          <w:color w:val="000000"/>
        </w:rPr>
      </w:pPr>
      <w:bookmarkStart w:colFirst="0" w:colLast="0" w:name="_heading=h.y9zmnos2ih4v" w:id="0"/>
      <w:bookmarkEnd w:id="0"/>
      <w:r w:rsidDel="00000000" w:rsidR="00000000" w:rsidRPr="00000000">
        <w:rPr>
          <w:rFonts w:ascii="Times New Roman" w:cs="Times New Roman" w:eastAsia="Times New Roman" w:hAnsi="Times New Roman"/>
          <w:color w:val="000000"/>
          <w:rtl w:val="0"/>
        </w:rPr>
        <w:t xml:space="preserve">Software Installation</w:t>
      </w:r>
    </w:p>
    <w:p w:rsidR="00000000" w:rsidDel="00000000" w:rsidP="00000000" w:rsidRDefault="00000000" w:rsidRPr="00000000" w14:paraId="00000002">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outlines the step-by-step installation procedure for the support packages and drivers required for Simulink compatibility. Follow the procedures in the order presented.</w:t>
      </w:r>
    </w:p>
    <w:p w:rsidR="00000000" w:rsidDel="00000000" w:rsidP="00000000" w:rsidRDefault="00000000" w:rsidRPr="00000000" w14:paraId="00000003">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WARNING: FAILURE TO FOLLOW THESE INSTRUCTIONS IN THE ORDER PRESENTED COULD CAUSE MALFUNCTIONS!</w:t>
      </w:r>
    </w:p>
    <w:p w:rsidR="00000000" w:rsidDel="00000000" w:rsidP="00000000" w:rsidRDefault="00000000" w:rsidRPr="00000000" w14:paraId="00000005">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pStyle w:val="Heading2"/>
        <w:spacing w:before="0" w:line="360" w:lineRule="auto"/>
        <w:rPr>
          <w:rFonts w:ascii="Times New Roman" w:cs="Times New Roman" w:eastAsia="Times New Roman" w:hAnsi="Times New Roman"/>
          <w:color w:val="000000"/>
          <w:sz w:val="24"/>
          <w:szCs w:val="24"/>
        </w:rPr>
      </w:pPr>
      <w:bookmarkStart w:colFirst="0" w:colLast="0" w:name="_heading=h.da4n5u816nal" w:id="1"/>
      <w:bookmarkEnd w:id="1"/>
      <w:r w:rsidDel="00000000" w:rsidR="00000000" w:rsidRPr="00000000">
        <w:rPr>
          <w:rFonts w:ascii="Times New Roman" w:cs="Times New Roman" w:eastAsia="Times New Roman" w:hAnsi="Times New Roman"/>
          <w:color w:val="000000"/>
          <w:sz w:val="24"/>
          <w:szCs w:val="24"/>
          <w:rtl w:val="0"/>
        </w:rPr>
        <w:t xml:space="preserve">1.1 Initial Setup</w:t>
      </w:r>
    </w:p>
    <w:p w:rsidR="00000000" w:rsidDel="00000000" w:rsidP="00000000" w:rsidRDefault="00000000" w:rsidRPr="00000000" w14:paraId="00000007">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stability, have a fresh installation of MATLAB 2023b, or MATLAB 2024a with the following add-ons.</w:t>
      </w:r>
    </w:p>
    <w:p w:rsidR="00000000" w:rsidDel="00000000" w:rsidP="00000000" w:rsidRDefault="00000000" w:rsidRPr="00000000" w14:paraId="00000008">
      <w:pPr>
        <w:numPr>
          <w:ilvl w:val="0"/>
          <w:numId w:val="1"/>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Simulink</w:t>
      </w:r>
    </w:p>
    <w:p w:rsidR="00000000" w:rsidDel="00000000" w:rsidP="00000000" w:rsidRDefault="00000000" w:rsidRPr="00000000" w14:paraId="00000009">
      <w:pPr>
        <w:numPr>
          <w:ilvl w:val="0"/>
          <w:numId w:val="1"/>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Embedded Coder</w:t>
      </w:r>
    </w:p>
    <w:p w:rsidR="00000000" w:rsidDel="00000000" w:rsidP="00000000" w:rsidRDefault="00000000" w:rsidRPr="00000000" w14:paraId="0000000A">
      <w:pPr>
        <w:numPr>
          <w:ilvl w:val="0"/>
          <w:numId w:val="1"/>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MATLAB Coder</w:t>
      </w:r>
    </w:p>
    <w:p w:rsidR="00000000" w:rsidDel="00000000" w:rsidP="00000000" w:rsidRDefault="00000000" w:rsidRPr="00000000" w14:paraId="0000000B">
      <w:pPr>
        <w:numPr>
          <w:ilvl w:val="0"/>
          <w:numId w:val="1"/>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Simulink Coder</w:t>
      </w:r>
    </w:p>
    <w:p w:rsidR="00000000" w:rsidDel="00000000" w:rsidP="00000000" w:rsidRDefault="00000000" w:rsidRPr="00000000" w14:paraId="0000000C">
      <w:pPr>
        <w:numPr>
          <w:ilvl w:val="0"/>
          <w:numId w:val="1"/>
        </w:numPr>
        <w:pBdr>
          <w:top w:color="000000" w:space="0" w:sz="0" w:val="none"/>
          <w:bottom w:color="000000" w:space="0" w:sz="0" w:val="none"/>
          <w:right w:color="000000" w:space="0" w:sz="0" w:val="none"/>
          <w:between w:color="000000" w:space="0" w:sz="0" w:val="none"/>
        </w:pBdr>
        <w:shd w:fill="ffffff" w:val="clear"/>
        <w:spacing w:after="0" w:line="276" w:lineRule="auto"/>
        <w:ind w:left="720" w:hanging="360"/>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rtl w:val="0"/>
          </w:rPr>
          <w:t xml:space="preserve">C2000 Microcontroller Blockset</w:t>
        </w:r>
      </w:hyperlink>
      <w:r w:rsidDel="00000000" w:rsidR="00000000" w:rsidRPr="00000000">
        <w:fldChar w:fldCharType="begin"/>
        <w:instrText xml:space="preserve"> HYPERLINK "https://www.mathworks.com/help/ecoder/index.html" </w:instrText>
        <w:fldChar w:fldCharType="separate"/>
      </w:r>
      <w:r w:rsidDel="00000000" w:rsidR="00000000" w:rsidRPr="00000000">
        <w:rPr>
          <w:rtl w:val="0"/>
        </w:rPr>
      </w:r>
    </w:p>
    <w:p w:rsidR="00000000" w:rsidDel="00000000" w:rsidP="00000000" w:rsidRDefault="00000000" w:rsidRPr="00000000" w14:paraId="0000000D">
      <w:pPr>
        <w:numPr>
          <w:ilvl w:val="0"/>
          <w:numId w:val="1"/>
        </w:numPr>
        <w:pBdr>
          <w:top w:color="000000" w:space="0" w:sz="0" w:val="none"/>
          <w:bottom w:color="000000" w:space="0" w:sz="0" w:val="none"/>
          <w:right w:color="000000" w:space="0" w:sz="0" w:val="none"/>
          <w:between w:color="000000" w:space="0" w:sz="0" w:val="none"/>
        </w:pBdr>
        <w:shd w:fill="ffffff" w:val="clear"/>
        <w:spacing w:after="0" w:line="276" w:lineRule="auto"/>
        <w:ind w:left="720" w:hanging="36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"https://www.mathworks.com/help/mcb/index.html" </w:instrText>
        <w:fldChar w:fldCharType="separate"/>
      </w:r>
      <w:r w:rsidDel="00000000" w:rsidR="00000000" w:rsidRPr="00000000">
        <w:rPr>
          <w:rFonts w:ascii="Times New Roman" w:cs="Times New Roman" w:eastAsia="Times New Roman" w:hAnsi="Times New Roman"/>
          <w:rtl w:val="0"/>
        </w:rPr>
        <w:t xml:space="preserve">Motor Control Blockset</w:t>
      </w:r>
    </w:p>
    <w:p w:rsidR="00000000" w:rsidDel="00000000" w:rsidP="00000000" w:rsidRDefault="00000000" w:rsidRPr="00000000" w14:paraId="0000000E">
      <w:pPr>
        <w:numPr>
          <w:ilvl w:val="0"/>
          <w:numId w:val="1"/>
        </w:numPr>
        <w:pBdr>
          <w:top w:color="000000" w:space="0" w:sz="0" w:val="none"/>
          <w:bottom w:color="000000" w:space="0" w:sz="0" w:val="none"/>
          <w:right w:color="000000" w:space="0" w:sz="0" w:val="none"/>
          <w:between w:color="000000" w:space="0" w:sz="0" w:val="none"/>
        </w:pBdr>
        <w:shd w:fill="ffffff" w:val="clear"/>
        <w:spacing w:after="240" w:line="276" w:lineRule="auto"/>
        <w:ind w:left="720" w:hanging="360"/>
        <w:rPr>
          <w:rFonts w:ascii="Times New Roman" w:cs="Times New Roman" w:eastAsia="Times New Roman" w:hAnsi="Times New Roman"/>
        </w:rPr>
      </w:pPr>
      <w:r w:rsidDel="00000000" w:rsidR="00000000" w:rsidRPr="00000000">
        <w:fldChar w:fldCharType="end"/>
      </w:r>
      <w:hyperlink r:id="rId10">
        <w:r w:rsidDel="00000000" w:rsidR="00000000" w:rsidRPr="00000000">
          <w:rPr>
            <w:rFonts w:ascii="Times New Roman" w:cs="Times New Roman" w:eastAsia="Times New Roman" w:hAnsi="Times New Roman"/>
            <w:rtl w:val="0"/>
          </w:rPr>
          <w:t xml:space="preserve">Fixed-Point Designer</w:t>
        </w:r>
      </w:hyperlink>
      <w:r w:rsidDel="00000000" w:rsidR="00000000" w:rsidRPr="00000000">
        <w:rPr>
          <w:rtl w:val="0"/>
        </w:rPr>
      </w:r>
    </w:p>
    <w:p w:rsidR="00000000" w:rsidDel="00000000" w:rsidP="00000000" w:rsidRDefault="00000000" w:rsidRPr="00000000" w14:paraId="0000000F">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0">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pStyle w:val="Heading2"/>
        <w:spacing w:before="0" w:line="360" w:lineRule="auto"/>
        <w:rPr>
          <w:rFonts w:ascii="Times New Roman" w:cs="Times New Roman" w:eastAsia="Times New Roman" w:hAnsi="Times New Roman"/>
          <w:color w:val="000000"/>
          <w:sz w:val="24"/>
          <w:szCs w:val="24"/>
        </w:rPr>
      </w:pPr>
      <w:bookmarkStart w:colFirst="0" w:colLast="0" w:name="_heading=h.t0t34j904rvv" w:id="2"/>
      <w:bookmarkEnd w:id="2"/>
      <w:r w:rsidDel="00000000" w:rsidR="00000000" w:rsidRPr="00000000">
        <w:rPr>
          <w:rFonts w:ascii="Times New Roman" w:cs="Times New Roman" w:eastAsia="Times New Roman" w:hAnsi="Times New Roman"/>
          <w:color w:val="000000"/>
          <w:sz w:val="24"/>
          <w:szCs w:val="24"/>
          <w:rtl w:val="0"/>
        </w:rPr>
        <w:t xml:space="preserve">1.2 Embedded Coder Support</w:t>
      </w:r>
    </w:p>
    <w:p w:rsidR="00000000" w:rsidDel="00000000" w:rsidP="00000000" w:rsidRDefault="00000000" w:rsidRPr="00000000" w14:paraId="0000002F">
      <w:pPr>
        <w:numPr>
          <w:ilvl w:val="0"/>
          <w:numId w:val="2"/>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MATLAB/Simulink</w:t>
      </w:r>
    </w:p>
    <w:p w:rsidR="00000000" w:rsidDel="00000000" w:rsidP="00000000" w:rsidRDefault="00000000" w:rsidRPr="00000000" w14:paraId="00000030">
      <w:pPr>
        <w:numPr>
          <w:ilvl w:val="0"/>
          <w:numId w:val="2"/>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Navigate to the “Home” tab</w:t>
      </w:r>
    </w:p>
    <w:p w:rsidR="00000000" w:rsidDel="00000000" w:rsidP="00000000" w:rsidRDefault="00000000" w:rsidRPr="00000000" w14:paraId="00000031">
      <w:pPr>
        <w:numPr>
          <w:ilvl w:val="0"/>
          <w:numId w:val="2"/>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the Add-On drop down menu</w:t>
      </w:r>
    </w:p>
    <w:p w:rsidR="00000000" w:rsidDel="00000000" w:rsidP="00000000" w:rsidRDefault="00000000" w:rsidRPr="00000000" w14:paraId="00000032">
      <w:pPr>
        <w:numPr>
          <w:ilvl w:val="0"/>
          <w:numId w:val="2"/>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“Get Add-Ons” (See Figure 4)</w:t>
      </w:r>
    </w:p>
    <w:p w:rsidR="00000000" w:rsidDel="00000000" w:rsidP="00000000" w:rsidRDefault="00000000" w:rsidRPr="00000000" w14:paraId="00000033">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3876675" cy="2647950"/>
                <wp:effectExtent b="0" l="0" r="0" t="0"/>
                <wp:docPr id="6" name=""/>
                <a:graphic>
                  <a:graphicData uri="http://schemas.microsoft.com/office/word/2010/wordprocessingGroup">
                    <wpg:wgp>
                      <wpg:cNvGrpSpPr/>
                      <wpg:grpSpPr>
                        <a:xfrm>
                          <a:off x="3407650" y="2456025"/>
                          <a:ext cx="3876675" cy="2647950"/>
                          <a:chOff x="3407650" y="2456025"/>
                          <a:chExt cx="3876700" cy="2647950"/>
                        </a:xfrm>
                      </wpg:grpSpPr>
                      <wpg:grpSp>
                        <wpg:cNvGrpSpPr/>
                        <wpg:grpSpPr>
                          <a:xfrm>
                            <a:off x="3407663" y="2456025"/>
                            <a:ext cx="3876675" cy="2647950"/>
                            <a:chOff x="3407650" y="2456025"/>
                            <a:chExt cx="3876700" cy="2647950"/>
                          </a:xfrm>
                        </wpg:grpSpPr>
                        <wps:wsp>
                          <wps:cNvSpPr/>
                          <wps:cNvPr id="3" name="Shape 3"/>
                          <wps:spPr>
                            <a:xfrm>
                              <a:off x="3407650" y="2456025"/>
                              <a:ext cx="3876700" cy="2647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407663" y="2456025"/>
                              <a:ext cx="3876675" cy="2647950"/>
                              <a:chOff x="3407650" y="2456025"/>
                              <a:chExt cx="3876700" cy="2647950"/>
                            </a:xfrm>
                          </wpg:grpSpPr>
                          <wps:wsp>
                            <wps:cNvSpPr/>
                            <wps:cNvPr id="14" name="Shape 14"/>
                            <wps:spPr>
                              <a:xfrm>
                                <a:off x="3407650" y="2456025"/>
                                <a:ext cx="3876700" cy="2647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407663" y="2456025"/>
                                <a:ext cx="3876675" cy="2647950"/>
                                <a:chOff x="1883175" y="1543675"/>
                                <a:chExt cx="3853650" cy="2627675"/>
                              </a:xfrm>
                            </wpg:grpSpPr>
                            <wps:wsp>
                              <wps:cNvSpPr/>
                              <wps:cNvPr id="16" name="Shape 16"/>
                              <wps:spPr>
                                <a:xfrm>
                                  <a:off x="1883175" y="1543675"/>
                                  <a:ext cx="3853650" cy="2627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7" name="Shape 17"/>
                                <pic:cNvPicPr preferRelativeResize="0"/>
                              </pic:nvPicPr>
                              <pic:blipFill rotWithShape="1">
                                <a:blip r:embed="rId11">
                                  <a:alphaModFix/>
                                </a:blip>
                                <a:srcRect b="59815" l="46122" r="20726" t="0"/>
                                <a:stretch/>
                              </pic:blipFill>
                              <pic:spPr>
                                <a:xfrm>
                                  <a:off x="1883175" y="1543675"/>
                                  <a:ext cx="3853649" cy="2627650"/>
                                </a:xfrm>
                                <a:prstGeom prst="rect">
                                  <a:avLst/>
                                </a:prstGeom>
                                <a:noFill/>
                                <a:ln>
                                  <a:noFill/>
                                </a:ln>
                              </pic:spPr>
                            </pic:pic>
                            <wps:wsp>
                              <wps:cNvSpPr/>
                              <wps:cNvPr id="18" name="Shape 18"/>
                              <wps:spPr>
                                <a:xfrm>
                                  <a:off x="3236875" y="2495775"/>
                                  <a:ext cx="1999800" cy="361800"/>
                                </a:xfrm>
                                <a:prstGeom prst="rect">
                                  <a:avLst/>
                                </a:prstGeom>
                                <a:noFill/>
                                <a:ln cap="flat" cmpd="sng" w="381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inline>
            </w:drawing>
          </mc:Choice>
          <mc:Fallback>
            <w:drawing>
              <wp:inline distB="114300" distT="114300" distL="114300" distR="114300">
                <wp:extent cx="3876675" cy="2647950"/>
                <wp:effectExtent b="0" l="0" r="0" t="0"/>
                <wp:docPr id="6" name="image6.png"/>
                <a:graphic>
                  <a:graphicData uri="http://schemas.openxmlformats.org/drawingml/2006/picture">
                    <pic:pic>
                      <pic:nvPicPr>
                        <pic:cNvPr id="0" name="image6.png"/>
                        <pic:cNvPicPr preferRelativeResize="0"/>
                      </pic:nvPicPr>
                      <pic:blipFill>
                        <a:blip r:embed="rId12"/>
                        <a:srcRect/>
                        <a:stretch>
                          <a:fillRect/>
                        </a:stretch>
                      </pic:blipFill>
                      <pic:spPr>
                        <a:xfrm>
                          <a:off x="0" y="0"/>
                          <a:ext cx="3876675" cy="26479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5">
      <w:pPr>
        <w:pStyle w:val="Heading3"/>
        <w:spacing w:before="0" w:lineRule="auto"/>
        <w:jc w:val="center"/>
        <w:rPr>
          <w:rFonts w:ascii="Times New Roman" w:cs="Times New Roman" w:eastAsia="Times New Roman" w:hAnsi="Times New Roman"/>
          <w:b w:val="0"/>
          <w:bCs w:val="0"/>
          <w:color w:val="000000"/>
        </w:rPr>
      </w:pPr>
      <w:bookmarkStart w:colFirst="0" w:colLast="0" w:name="_heading=h.qq6feqoaqojm" w:id="3"/>
      <w:bookmarkEnd w:id="3"/>
      <w:r w:rsidDel="00000000" w:rsidR="00000000" w:rsidRPr="00000000">
        <w:rPr>
          <w:rFonts w:ascii="Times New Roman" w:cs="Times New Roman" w:eastAsia="Times New Roman" w:hAnsi="Times New Roman"/>
          <w:b w:val="0"/>
          <w:bCs w:val="0"/>
          <w:color w:val="000000"/>
          <w:rtl w:val="0"/>
        </w:rPr>
        <w:t xml:space="preserve">Figure 1: MATLAB Add-Ons Tab</w:t>
      </w:r>
    </w:p>
    <w:p w:rsidR="00000000" w:rsidDel="00000000" w:rsidP="00000000" w:rsidRDefault="00000000" w:rsidRPr="00000000" w14:paraId="00000036">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numPr>
          <w:ilvl w:val="0"/>
          <w:numId w:val="2"/>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the search bar in the top-right corner, type the following.</w:t>
      </w:r>
    </w:p>
    <w:p w:rsidR="00000000" w:rsidDel="00000000" w:rsidP="00000000" w:rsidRDefault="00000000" w:rsidRPr="00000000" w14:paraId="00000039">
      <w:pPr>
        <w:numPr>
          <w:ilvl w:val="1"/>
          <w:numId w:val="2"/>
        </w:numPr>
        <w:spacing w:after="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“C2000 Microcontroller Blockset”</w:t>
      </w:r>
    </w:p>
    <w:p w:rsidR="00000000" w:rsidDel="00000000" w:rsidP="00000000" w:rsidRDefault="00000000" w:rsidRPr="00000000" w14:paraId="0000003A">
      <w:pPr>
        <w:numPr>
          <w:ilvl w:val="0"/>
          <w:numId w:val="2"/>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right side of webpage click the install button (Figure 5)</w:t>
      </w:r>
    </w:p>
    <w:p w:rsidR="00000000" w:rsidDel="00000000" w:rsidP="00000000" w:rsidRDefault="00000000" w:rsidRPr="00000000" w14:paraId="0000003B">
      <w:pPr>
        <w:numPr>
          <w:ilvl w:val="1"/>
          <w:numId w:val="2"/>
        </w:numPr>
        <w:spacing w:after="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should download the support package to Simulink</w:t>
      </w:r>
    </w:p>
    <w:p w:rsidR="00000000" w:rsidDel="00000000" w:rsidP="00000000" w:rsidRDefault="00000000" w:rsidRPr="00000000" w14:paraId="0000003C">
      <w:pPr>
        <w:numPr>
          <w:ilvl w:val="1"/>
          <w:numId w:val="2"/>
        </w:numPr>
        <w:spacing w:after="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pop-up window will appear with instructions for installation. </w:t>
      </w:r>
    </w:p>
    <w:p w:rsidR="00000000" w:rsidDel="00000000" w:rsidP="00000000" w:rsidRDefault="00000000" w:rsidRPr="00000000" w14:paraId="0000003D">
      <w:pPr>
        <w:numPr>
          <w:ilvl w:val="1"/>
          <w:numId w:val="2"/>
        </w:numPr>
        <w:spacing w:after="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Proceed to the next section; DO NOT close the pop-up window.</w:t>
      </w:r>
    </w:p>
    <w:p w:rsidR="00000000" w:rsidDel="00000000" w:rsidP="00000000" w:rsidRDefault="00000000" w:rsidRPr="00000000" w14:paraId="0000003E">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187700"/>
            <wp:effectExtent b="12700" l="12700" r="12700" t="12700"/>
            <wp:docPr id="1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3187700"/>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5295900</wp:posOffset>
                </wp:positionH>
                <wp:positionV relativeFrom="paragraph">
                  <wp:posOffset>647700</wp:posOffset>
                </wp:positionV>
                <wp:extent cx="685205" cy="338138"/>
                <wp:effectExtent b="0" l="0" r="0" t="0"/>
                <wp:wrapNone/>
                <wp:docPr id="5" name=""/>
                <a:graphic>
                  <a:graphicData uri="http://schemas.microsoft.com/office/word/2010/wordprocessingShape">
                    <wps:wsp>
                      <wps:cNvSpPr/>
                      <wps:cNvPr id="11" name="Shape 11"/>
                      <wps:spPr>
                        <a:xfrm>
                          <a:off x="4563750" y="3452700"/>
                          <a:ext cx="1564500" cy="654600"/>
                        </a:xfrm>
                        <a:prstGeom prst="rect">
                          <a:avLst/>
                        </a:prstGeom>
                        <a:noFill/>
                        <a:ln cap="flat" cmpd="sng" w="381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5295900</wp:posOffset>
                </wp:positionH>
                <wp:positionV relativeFrom="paragraph">
                  <wp:posOffset>647700</wp:posOffset>
                </wp:positionV>
                <wp:extent cx="685205" cy="338138"/>
                <wp:effectExtent b="0" l="0" r="0" t="0"/>
                <wp:wrapNone/>
                <wp:docPr id="5" name="image5.png"/>
                <a:graphic>
                  <a:graphicData uri="http://schemas.openxmlformats.org/drawingml/2006/picture">
                    <pic:pic>
                      <pic:nvPicPr>
                        <pic:cNvPr id="0" name="image5.png"/>
                        <pic:cNvPicPr preferRelativeResize="0"/>
                      </pic:nvPicPr>
                      <pic:blipFill>
                        <a:blip r:embed="rId12"/>
                        <a:srcRect/>
                        <a:stretch>
                          <a:fillRect/>
                        </a:stretch>
                      </pic:blipFill>
                      <pic:spPr>
                        <a:xfrm>
                          <a:off x="0" y="0"/>
                          <a:ext cx="685205" cy="338138"/>
                        </a:xfrm>
                        <a:prstGeom prst="rect"/>
                        <a:ln/>
                      </pic:spPr>
                    </pic:pic>
                  </a:graphicData>
                </a:graphic>
              </wp:anchor>
            </w:drawing>
          </mc:Fallback>
        </mc:AlternateContent>
      </w:r>
    </w:p>
    <w:p w:rsidR="00000000" w:rsidDel="00000000" w:rsidP="00000000" w:rsidRDefault="00000000" w:rsidRPr="00000000" w14:paraId="00000041">
      <w:pPr>
        <w:pStyle w:val="Heading3"/>
        <w:spacing w:before="0" w:lineRule="auto"/>
        <w:jc w:val="center"/>
        <w:rPr>
          <w:rFonts w:ascii="Times New Roman" w:cs="Times New Roman" w:eastAsia="Times New Roman" w:hAnsi="Times New Roman"/>
          <w:b w:val="0"/>
          <w:bCs w:val="0"/>
          <w:color w:val="000000"/>
        </w:rPr>
      </w:pPr>
      <w:bookmarkStart w:colFirst="0" w:colLast="0" w:name="_heading=h.c3hz1q3gsmuu" w:id="4"/>
      <w:bookmarkEnd w:id="4"/>
      <w:r w:rsidDel="00000000" w:rsidR="00000000" w:rsidRPr="00000000">
        <w:rPr>
          <w:rFonts w:ascii="Times New Roman" w:cs="Times New Roman" w:eastAsia="Times New Roman" w:hAnsi="Times New Roman"/>
          <w:b w:val="0"/>
          <w:bCs w:val="0"/>
          <w:color w:val="000000"/>
          <w:rtl w:val="0"/>
        </w:rPr>
        <w:t xml:space="preserve">Figure 2: C2000 Microcontroller Blockset Download Page</w:t>
      </w:r>
    </w:p>
    <w:p w:rsidR="00000000" w:rsidDel="00000000" w:rsidP="00000000" w:rsidRDefault="00000000" w:rsidRPr="00000000" w14:paraId="00000042">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3">
      <w:pPr>
        <w:spacing w:after="0" w:line="276" w:lineRule="auto"/>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The other add-ons can be installed similarly to this process. IF USING MATLAB 2024a OR LATER, THE FOLLOWING STEPS DO NOT NEED TO BE COMPLETED. The new C2000 Microcontroller Blockset removes the need for third-party code generation tools.</w:t>
      </w:r>
      <w:r w:rsidDel="00000000" w:rsidR="00000000" w:rsidRPr="00000000">
        <w:rPr>
          <w:rtl w:val="0"/>
        </w:rPr>
      </w:r>
    </w:p>
    <w:p w:rsidR="00000000" w:rsidDel="00000000" w:rsidP="00000000" w:rsidRDefault="00000000" w:rsidRPr="00000000" w14:paraId="00000044">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5">
      <w:pPr>
        <w:pStyle w:val="Heading2"/>
        <w:spacing w:before="0" w:line="360" w:lineRule="auto"/>
        <w:rPr>
          <w:rFonts w:ascii="Times New Roman" w:cs="Times New Roman" w:eastAsia="Times New Roman" w:hAnsi="Times New Roman"/>
          <w:color w:val="000000"/>
          <w:sz w:val="24"/>
          <w:szCs w:val="24"/>
        </w:rPr>
      </w:pPr>
      <w:bookmarkStart w:colFirst="0" w:colLast="0" w:name="_heading=h.lzxltz3gyqrt" w:id="5"/>
      <w:bookmarkEnd w:id="5"/>
      <w:r w:rsidDel="00000000" w:rsidR="00000000" w:rsidRPr="00000000">
        <w:rPr>
          <w:rFonts w:ascii="Times New Roman" w:cs="Times New Roman" w:eastAsia="Times New Roman" w:hAnsi="Times New Roman"/>
          <w:color w:val="000000"/>
          <w:sz w:val="24"/>
          <w:szCs w:val="24"/>
          <w:rtl w:val="0"/>
        </w:rPr>
        <w:t xml:space="preserve">1.3 Code Generation</w:t>
      </w:r>
    </w:p>
    <w:p w:rsidR="00000000" w:rsidDel="00000000" w:rsidP="00000000" w:rsidRDefault="00000000" w:rsidRPr="00000000" w14:paraId="0000004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installing the support package seen above, third-party code generation tools must also be installed. IF USING MATLAB 2024a OR LATER, THE FOLLOWING STEPS DO NOT NEED TO BE COMPLETED. The new C2000 Microcontroller Blockset initialized hardware automatically. </w:t>
      </w:r>
    </w:p>
    <w:p w:rsidR="00000000" w:rsidDel="00000000" w:rsidP="00000000" w:rsidRDefault="00000000" w:rsidRPr="00000000" w14:paraId="00000047">
      <w:pPr>
        <w:numPr>
          <w:ilvl w:val="0"/>
          <w:numId w:val="3"/>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installation pop-up window from the Embedded Coder Support Package is still open, skip to Step 7, otherwise continue in the order provided.</w:t>
      </w:r>
    </w:p>
    <w:p w:rsidR="00000000" w:rsidDel="00000000" w:rsidP="00000000" w:rsidRDefault="00000000" w:rsidRPr="00000000" w14:paraId="00000048">
      <w:pPr>
        <w:numPr>
          <w:ilvl w:val="0"/>
          <w:numId w:val="3"/>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Like the previous section, navigate to the MATLAB Add-ons tab</w:t>
      </w:r>
    </w:p>
    <w:p w:rsidR="00000000" w:rsidDel="00000000" w:rsidP="00000000" w:rsidRDefault="00000000" w:rsidRPr="00000000" w14:paraId="00000049">
      <w:pPr>
        <w:numPr>
          <w:ilvl w:val="0"/>
          <w:numId w:val="3"/>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the “Manage Add-ons” options</w:t>
      </w:r>
    </w:p>
    <w:sdt>
      <w:sdtPr>
        <w:id w:val="914657980"/>
        <w:tag w:val="goog_rdk_2"/>
      </w:sdtPr>
      <w:sdtContent>
        <w:p w:rsidR="00000000" w:rsidDel="00000000" w:rsidP="00000000" w:rsidRDefault="00000000" w:rsidRPr="00000000" w14:paraId="0000004A">
          <w:pPr>
            <w:numPr>
              <w:ilvl w:val="0"/>
              <w:numId w:val="3"/>
            </w:numPr>
            <w:spacing w:after="0" w:line="276" w:lineRule="auto"/>
            <w:ind w:left="720" w:hanging="360"/>
            <w:rPr>
              <w:ins w:author="Ellie Derkos" w:id="0" w:date="2026-05-28T17:20:10Z"/>
              <w:rFonts w:ascii="Times New Roman" w:cs="Times New Roman" w:eastAsia="Times New Roman" w:hAnsi="Times New Roman"/>
            </w:rPr>
          </w:pPr>
          <w:sdt>
            <w:sdtPr>
              <w:id w:val="1422479245"/>
              <w:tag w:val="goog_rdk_1"/>
            </w:sdtPr>
            <w:sdtContent>
              <w:ins w:author="Ellie Derkos" w:id="0" w:date="2026-05-28T17:20:10Z">
                <w:r w:rsidDel="00000000" w:rsidR="00000000" w:rsidRPr="00000000">
                  <w:rPr>
                    <w:rFonts w:ascii="Times New Roman" w:cs="Times New Roman" w:eastAsia="Times New Roman" w:hAnsi="Times New Roman"/>
                    <w:rtl w:val="0"/>
                  </w:rPr>
                  <w:t xml:space="preserve">Get add ons</w:t>
                </w:r>
              </w:ins>
            </w:sdtContent>
          </w:sdt>
        </w:p>
      </w:sdtContent>
    </w:sdt>
    <w:p w:rsidR="00000000" w:rsidDel="00000000" w:rsidP="00000000" w:rsidRDefault="00000000" w:rsidRPr="00000000" w14:paraId="0000004B">
      <w:pPr>
        <w:numPr>
          <w:ilvl w:val="0"/>
          <w:numId w:val="3"/>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the Add-on tab for the</w:t>
      </w:r>
      <w:sdt>
        <w:sdtPr>
          <w:id w:val="-611215255"/>
          <w:tag w:val="goog_rdk_3"/>
        </w:sdtPr>
        <w:sdtContent>
          <w:commentRangeStart w:id="0"/>
        </w:sdtContent>
      </w:sdt>
      <w:r w:rsidDel="00000000" w:rsidR="00000000" w:rsidRPr="00000000">
        <w:rPr>
          <w:rFonts w:ascii="Times New Roman" w:cs="Times New Roman" w:eastAsia="Times New Roman" w:hAnsi="Times New Roman"/>
          <w:rtl w:val="0"/>
        </w:rPr>
        <w:t xml:space="preserve"> C2000 Embedded Coder Support Package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C">
      <w:pPr>
        <w:numPr>
          <w:ilvl w:val="0"/>
          <w:numId w:val="3"/>
        </w:numPr>
        <w:spacing w:after="0" w:line="276" w:lineRule="auto"/>
        <w:ind w:left="720" w:hanging="360"/>
        <w:rPr>
          <w:rFonts w:ascii="Times New Roman" w:cs="Times New Roman" w:eastAsia="Times New Roman" w:hAnsi="Times New Roman"/>
        </w:rPr>
      </w:pPr>
      <w:sdt>
        <w:sdtPr>
          <w:id w:val="-893913266"/>
          <w:tag w:val="goog_rdk_4"/>
        </w:sdtPr>
        <w:sdtContent>
          <w:commentRangeStart w:id="1"/>
        </w:sdtContent>
      </w:sdt>
      <w:r w:rsidDel="00000000" w:rsidR="00000000" w:rsidRPr="00000000">
        <w:rPr>
          <w:rFonts w:ascii="Times New Roman" w:cs="Times New Roman" w:eastAsia="Times New Roman" w:hAnsi="Times New Roman"/>
          <w:rtl w:val="0"/>
        </w:rPr>
        <w:t xml:space="preserve">On the far right, select the button that looks like a machine gear</w:t>
      </w:r>
    </w:p>
    <w:p w:rsidR="00000000" w:rsidDel="00000000" w:rsidP="00000000" w:rsidRDefault="00000000" w:rsidRPr="00000000" w14:paraId="0000004D">
      <w:pPr>
        <w:numPr>
          <w:ilvl w:val="1"/>
          <w:numId w:val="3"/>
        </w:numPr>
        <w:spacing w:after="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pop-up window will open, beginning hardware setup</w:t>
      </w:r>
    </w:p>
    <w:p w:rsidR="00000000" w:rsidDel="00000000" w:rsidP="00000000" w:rsidRDefault="00000000" w:rsidRPr="00000000" w14:paraId="0000004E">
      <w:pPr>
        <w:numPr>
          <w:ilvl w:val="0"/>
          <w:numId w:val="3"/>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Skip Step </w:t>
      </w:r>
      <w:sdt>
        <w:sdtPr>
          <w:id w:val="142514605"/>
          <w:tag w:val="goog_rdk_5"/>
        </w:sdtPr>
        <w:sdtContent>
          <w:ins w:author="Ellie Derkos" w:id="1" w:date="2026-05-28T17:23:32Z">
            <w:r w:rsidDel="00000000" w:rsidR="00000000" w:rsidRPr="00000000">
              <w:rPr>
                <w:rFonts w:ascii="Times New Roman" w:cs="Times New Roman" w:eastAsia="Times New Roman" w:hAnsi="Times New Roman"/>
                <w:rtl w:val="0"/>
              </w:rPr>
              <w:t xml:space="preserve">8</w:t>
            </w:r>
          </w:ins>
        </w:sdtContent>
      </w:sdt>
      <w:sdt>
        <w:sdtPr>
          <w:id w:val="-1981048211"/>
          <w:tag w:val="goog_rdk_6"/>
        </w:sdtPr>
        <w:sdtContent>
          <w:del w:author="Ellie Derkos" w:id="1" w:date="2026-05-28T17:23:32Z">
            <w:r w:rsidDel="00000000" w:rsidR="00000000" w:rsidRPr="00000000">
              <w:rPr>
                <w:rFonts w:ascii="Times New Roman" w:cs="Times New Roman" w:eastAsia="Times New Roman" w:hAnsi="Times New Roman"/>
                <w:rtl w:val="0"/>
              </w:rPr>
              <w:delText xml:space="preserve">7</w:delText>
            </w:r>
          </w:del>
        </w:sdtContent>
      </w:sdt>
      <w:r w:rsidDel="00000000" w:rsidR="00000000" w:rsidRPr="00000000">
        <w:rPr>
          <w:rtl w:val="0"/>
        </w:rPr>
      </w:r>
    </w:p>
    <w:p w:rsidR="00000000" w:rsidDel="00000000" w:rsidP="00000000" w:rsidRDefault="00000000" w:rsidRPr="00000000" w14:paraId="0000004F">
      <w:pPr>
        <w:numPr>
          <w:ilvl w:val="0"/>
          <w:numId w:val="3"/>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installation pop-up window still open, select the option labeled “Setup Now”</w:t>
      </w:r>
    </w:p>
    <w:p w:rsidR="00000000" w:rsidDel="00000000" w:rsidP="00000000" w:rsidRDefault="00000000" w:rsidRPr="00000000" w14:paraId="00000050">
      <w:pPr>
        <w:numPr>
          <w:ilvl w:val="0"/>
          <w:numId w:val="3"/>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the Hardware Setup Wizard open, select the proper C2000 LaunchPad</w:t>
      </w:r>
    </w:p>
    <w:p w:rsidR="00000000" w:rsidDel="00000000" w:rsidP="00000000" w:rsidRDefault="00000000" w:rsidRPr="00000000" w14:paraId="00000051">
      <w:pPr>
        <w:numPr>
          <w:ilvl w:val="1"/>
          <w:numId w:val="3"/>
        </w:numPr>
        <w:spacing w:after="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the option labeled </w:t>
      </w:r>
      <w:r w:rsidDel="00000000" w:rsidR="00000000" w:rsidRPr="00000000">
        <w:rPr>
          <w:rFonts w:ascii="Times New Roman" w:cs="Times New Roman" w:eastAsia="Times New Roman" w:hAnsi="Times New Roman"/>
          <w:b w:val="1"/>
          <w:bCs w:val="1"/>
          <w:i w:val="1"/>
          <w:iCs w:val="1"/>
          <w:u w:val="single"/>
          <w:rtl w:val="0"/>
        </w:rPr>
        <w:t xml:space="preserve">“</w:t>
      </w:r>
      <w:r w:rsidDel="00000000" w:rsidR="00000000" w:rsidRPr="00000000">
        <w:rPr>
          <w:rFonts w:ascii="Times New Roman" w:cs="Times New Roman" w:eastAsia="Times New Roman" w:hAnsi="Times New Roman"/>
          <w:b w:val="1"/>
          <w:bCs w:val="1"/>
          <w:i w:val="1"/>
          <w:iCs w:val="1"/>
          <w:highlight w:val="yellow"/>
          <w:u w:val="single"/>
          <w:rtl w:val="0"/>
        </w:rPr>
        <w:t xml:space="preserve">TI-Piccolo F2806x</w:t>
      </w:r>
      <w:r w:rsidDel="00000000" w:rsidR="00000000" w:rsidRPr="00000000">
        <w:rPr>
          <w:rFonts w:ascii="Times New Roman" w:cs="Times New Roman" w:eastAsia="Times New Roman" w:hAnsi="Times New Roman"/>
          <w:b w:val="1"/>
          <w:bCs w:val="1"/>
          <w:i w:val="1"/>
          <w:iCs w:val="1"/>
          <w:u w:val="single"/>
          <w:rtl w:val="0"/>
        </w:rPr>
        <w:t xml:space="preserve">”</w:t>
      </w:r>
      <w:r w:rsidDel="00000000" w:rsidR="00000000" w:rsidRPr="00000000">
        <w:rPr>
          <w:rtl w:val="0"/>
        </w:rPr>
      </w:r>
    </w:p>
    <w:p w:rsidR="00000000" w:rsidDel="00000000" w:rsidP="00000000" w:rsidRDefault="00000000" w:rsidRPr="00000000" w14:paraId="00000052">
      <w:pPr>
        <w:numPr>
          <w:ilvl w:val="1"/>
          <w:numId w:val="3"/>
        </w:numPr>
        <w:spacing w:after="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this option like in Figure 6</w:t>
      </w:r>
    </w:p>
    <w:p w:rsidR="00000000" w:rsidDel="00000000" w:rsidP="00000000" w:rsidRDefault="00000000" w:rsidRPr="00000000" w14:paraId="00000053">
      <w:pPr>
        <w:numPr>
          <w:ilvl w:val="1"/>
          <w:numId w:val="3"/>
        </w:numPr>
        <w:spacing w:after="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Next</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4">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4186238" cy="3119552"/>
                <wp:effectExtent b="0" l="0" r="0" t="0"/>
                <wp:docPr id="9" name=""/>
                <a:graphic>
                  <a:graphicData uri="http://schemas.microsoft.com/office/word/2010/wordprocessingGroup">
                    <wpg:wgp>
                      <wpg:cNvGrpSpPr/>
                      <wpg:grpSpPr>
                        <a:xfrm>
                          <a:off x="3252875" y="2220200"/>
                          <a:ext cx="4186238" cy="3119552"/>
                          <a:chOff x="3252875" y="2220200"/>
                          <a:chExt cx="4186250" cy="3119600"/>
                        </a:xfrm>
                      </wpg:grpSpPr>
                      <wpg:grpSp>
                        <wpg:cNvGrpSpPr/>
                        <wpg:grpSpPr>
                          <a:xfrm>
                            <a:off x="3252881" y="2220224"/>
                            <a:ext cx="4186238" cy="3119552"/>
                            <a:chOff x="3252875" y="2220200"/>
                            <a:chExt cx="4186250" cy="3119600"/>
                          </a:xfrm>
                        </wpg:grpSpPr>
                        <wps:wsp>
                          <wps:cNvSpPr/>
                          <wps:cNvPr id="3" name="Shape 3"/>
                          <wps:spPr>
                            <a:xfrm>
                              <a:off x="3252875" y="2220200"/>
                              <a:ext cx="4186250" cy="3119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252881" y="2220224"/>
                              <a:ext cx="4186238" cy="3119552"/>
                              <a:chOff x="3252875" y="2220200"/>
                              <a:chExt cx="4186250" cy="3119600"/>
                            </a:xfrm>
                          </wpg:grpSpPr>
                          <wps:wsp>
                            <wps:cNvSpPr/>
                            <wps:cNvPr id="36" name="Shape 36"/>
                            <wps:spPr>
                              <a:xfrm>
                                <a:off x="3252875" y="2220200"/>
                                <a:ext cx="4186250" cy="3119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252881" y="2220224"/>
                                <a:ext cx="4186238" cy="3119552"/>
                                <a:chOff x="838200" y="642925"/>
                                <a:chExt cx="5943600" cy="4429125"/>
                              </a:xfrm>
                            </wpg:grpSpPr>
                            <wps:wsp>
                              <wps:cNvSpPr/>
                              <wps:cNvPr id="38" name="Shape 38"/>
                              <wps:spPr>
                                <a:xfrm>
                                  <a:off x="838200" y="642925"/>
                                  <a:ext cx="5943600" cy="4429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9" name="Shape 39"/>
                                <pic:cNvPicPr preferRelativeResize="0"/>
                              </pic:nvPicPr>
                              <pic:blipFill rotWithShape="1">
                                <a:blip r:embed="rId14">
                                  <a:alphaModFix/>
                                </a:blip>
                                <a:srcRect b="0" l="0" r="0" t="0"/>
                                <a:stretch/>
                              </pic:blipFill>
                              <pic:spPr>
                                <a:xfrm>
                                  <a:off x="838200" y="642925"/>
                                  <a:ext cx="5943600" cy="4429125"/>
                                </a:xfrm>
                                <a:prstGeom prst="rect">
                                  <a:avLst/>
                                </a:prstGeom>
                                <a:noFill/>
                                <a:ln>
                                  <a:noFill/>
                                </a:ln>
                              </pic:spPr>
                            </pic:pic>
                            <wps:wsp>
                              <wps:cNvSpPr/>
                              <wps:cNvPr id="40" name="Shape 40"/>
                              <wps:spPr>
                                <a:xfrm>
                                  <a:off x="962650" y="3574075"/>
                                  <a:ext cx="1970400" cy="372600"/>
                                </a:xfrm>
                                <a:prstGeom prst="rect">
                                  <a:avLst/>
                                </a:prstGeom>
                                <a:noFill/>
                                <a:ln cap="flat" cmpd="sng" w="381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inline>
            </w:drawing>
          </mc:Choice>
          <mc:Fallback>
            <w:drawing>
              <wp:inline distB="114300" distT="114300" distL="114300" distR="114300">
                <wp:extent cx="4186238" cy="3119552"/>
                <wp:effectExtent b="0" l="0" r="0" t="0"/>
                <wp:docPr id="9" name="image9.png"/>
                <a:graphic>
                  <a:graphicData uri="http://schemas.openxmlformats.org/drawingml/2006/picture">
                    <pic:pic>
                      <pic:nvPicPr>
                        <pic:cNvPr id="0" name="image9.png"/>
                        <pic:cNvPicPr preferRelativeResize="0"/>
                      </pic:nvPicPr>
                      <pic:blipFill>
                        <a:blip r:embed="rId12"/>
                        <a:srcRect/>
                        <a:stretch>
                          <a:fillRect/>
                        </a:stretch>
                      </pic:blipFill>
                      <pic:spPr>
                        <a:xfrm>
                          <a:off x="0" y="0"/>
                          <a:ext cx="4186238" cy="311955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6">
      <w:pPr>
        <w:pStyle w:val="Heading3"/>
        <w:spacing w:before="0" w:lineRule="auto"/>
        <w:jc w:val="center"/>
        <w:rPr>
          <w:rFonts w:ascii="Times New Roman" w:cs="Times New Roman" w:eastAsia="Times New Roman" w:hAnsi="Times New Roman"/>
          <w:b w:val="0"/>
          <w:bCs w:val="0"/>
          <w:color w:val="000000"/>
        </w:rPr>
      </w:pPr>
      <w:bookmarkStart w:colFirst="0" w:colLast="0" w:name="_heading=h.2zt9hj9xw94a" w:id="6"/>
      <w:bookmarkEnd w:id="6"/>
      <w:r w:rsidDel="00000000" w:rsidR="00000000" w:rsidRPr="00000000">
        <w:rPr>
          <w:rFonts w:ascii="Times New Roman" w:cs="Times New Roman" w:eastAsia="Times New Roman" w:hAnsi="Times New Roman"/>
          <w:b w:val="0"/>
          <w:bCs w:val="0"/>
          <w:color w:val="000000"/>
          <w:rtl w:val="0"/>
        </w:rPr>
        <w:t xml:space="preserve">Figure 3: Processor Selection Screen</w:t>
      </w:r>
    </w:p>
    <w:p w:rsidR="00000000" w:rsidDel="00000000" w:rsidP="00000000" w:rsidRDefault="00000000" w:rsidRPr="00000000" w14:paraId="00000057">
      <w:pPr>
        <w:spacing w:after="0"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8">
      <w:pPr>
        <w:numPr>
          <w:ilvl w:val="0"/>
          <w:numId w:val="3"/>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the directions on-screen, install the Third-Party Tools highlighted in Figure 7</w:t>
      </w:r>
    </w:p>
    <w:p w:rsidR="00000000" w:rsidDel="00000000" w:rsidP="00000000" w:rsidRDefault="00000000" w:rsidRPr="00000000" w14:paraId="00000059">
      <w:pPr>
        <w:numPr>
          <w:ilvl w:val="1"/>
          <w:numId w:val="3"/>
        </w:numPr>
        <w:spacing w:after="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top of the window, select the option labeled “Automatically download and install”</w:t>
      </w:r>
    </w:p>
    <w:p w:rsidR="00000000" w:rsidDel="00000000" w:rsidP="00000000" w:rsidRDefault="00000000" w:rsidRPr="00000000" w14:paraId="0000005A">
      <w:pPr>
        <w:numPr>
          <w:ilvl w:val="1"/>
          <w:numId w:val="3"/>
        </w:numPr>
        <w:spacing w:after="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bottom right corner, select the blue button labeled “Install”</w:t>
      </w:r>
    </w:p>
    <w:p w:rsidR="00000000" w:rsidDel="00000000" w:rsidP="00000000" w:rsidRDefault="00000000" w:rsidRPr="00000000" w14:paraId="0000005B">
      <w:pPr>
        <w:numPr>
          <w:ilvl w:val="1"/>
          <w:numId w:val="3"/>
        </w:numPr>
        <w:spacing w:after="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Installation packages may vary depending on MATLAB Add-ons present on installation, as well as TI-LaunchPad versions selected on the previous page.</w:t>
      </w:r>
    </w:p>
    <w:p w:rsidR="00000000" w:rsidDel="00000000" w:rsidP="00000000" w:rsidRDefault="00000000" w:rsidRPr="00000000" w14:paraId="0000005C">
      <w:pPr>
        <w:numPr>
          <w:ilvl w:val="2"/>
          <w:numId w:val="3"/>
        </w:numPr>
        <w:spacing w:after="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 C2000 Code Generation Tools ver20.2.1 is mandatory</w:t>
      </w:r>
    </w:p>
    <w:p w:rsidR="00000000" w:rsidDel="00000000" w:rsidP="00000000" w:rsidRDefault="00000000" w:rsidRPr="00000000" w14:paraId="0000005D">
      <w:pPr>
        <w:numPr>
          <w:ilvl w:val="1"/>
          <w:numId w:val="3"/>
        </w:numPr>
        <w:spacing w:after="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Successful installation will look like Figure 8</w:t>
      </w:r>
    </w:p>
    <w:p w:rsidR="00000000" w:rsidDel="00000000" w:rsidP="00000000" w:rsidRDefault="00000000" w:rsidRPr="00000000" w14:paraId="0000005E">
      <w:pPr>
        <w:numPr>
          <w:ilvl w:val="0"/>
          <w:numId w:val="3"/>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Next</w:t>
      </w:r>
    </w:p>
    <w:p w:rsidR="00000000" w:rsidDel="00000000" w:rsidP="00000000" w:rsidRDefault="00000000" w:rsidRPr="00000000" w14:paraId="0000005F">
      <w:pPr>
        <w:spacing w:after="0"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4124325" cy="3103701"/>
                <wp:effectExtent b="0" l="0" r="0" t="0"/>
                <wp:docPr id="4" name=""/>
                <a:graphic>
                  <a:graphicData uri="http://schemas.microsoft.com/office/word/2010/wordprocessingGroup">
                    <wpg:wgp>
                      <wpg:cNvGrpSpPr/>
                      <wpg:grpSpPr>
                        <a:xfrm>
                          <a:off x="3283825" y="2228150"/>
                          <a:ext cx="4124325" cy="3103701"/>
                          <a:chOff x="3283825" y="2228150"/>
                          <a:chExt cx="4124350" cy="3103725"/>
                        </a:xfrm>
                      </wpg:grpSpPr>
                      <wpg:grpSp>
                        <wpg:cNvGrpSpPr/>
                        <wpg:grpSpPr>
                          <a:xfrm>
                            <a:off x="3283838" y="2228150"/>
                            <a:ext cx="4124325" cy="3103701"/>
                            <a:chOff x="3283825" y="2228150"/>
                            <a:chExt cx="4124350" cy="3103725"/>
                          </a:xfrm>
                        </wpg:grpSpPr>
                        <wps:wsp>
                          <wps:cNvSpPr/>
                          <wps:cNvPr id="3" name="Shape 3"/>
                          <wps:spPr>
                            <a:xfrm>
                              <a:off x="3283825" y="2228150"/>
                              <a:ext cx="4124350" cy="3103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283838" y="2228150"/>
                              <a:ext cx="4124325" cy="3103701"/>
                              <a:chOff x="3283825" y="2228150"/>
                              <a:chExt cx="4124350" cy="3103725"/>
                            </a:xfrm>
                          </wpg:grpSpPr>
                          <wps:wsp>
                            <wps:cNvSpPr/>
                            <wps:cNvPr id="5" name="Shape 5"/>
                            <wps:spPr>
                              <a:xfrm>
                                <a:off x="3283825" y="2228150"/>
                                <a:ext cx="4124350" cy="3103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283838" y="2228150"/>
                                <a:ext cx="4124325" cy="3103701"/>
                                <a:chOff x="1472750" y="1101425"/>
                                <a:chExt cx="4674475" cy="3512150"/>
                              </a:xfrm>
                            </wpg:grpSpPr>
                            <wps:wsp>
                              <wps:cNvSpPr/>
                              <wps:cNvPr id="7" name="Shape 7"/>
                              <wps:spPr>
                                <a:xfrm>
                                  <a:off x="1472750" y="1101425"/>
                                  <a:ext cx="4674475" cy="3512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 name="Shape 8"/>
                                <pic:cNvPicPr preferRelativeResize="0"/>
                              </pic:nvPicPr>
                              <pic:blipFill rotWithShape="1">
                                <a:blip r:embed="rId15">
                                  <a:alphaModFix/>
                                </a:blip>
                                <a:srcRect b="27904" l="32342" r="32235" t="24781"/>
                                <a:stretch/>
                              </pic:blipFill>
                              <pic:spPr>
                                <a:xfrm>
                                  <a:off x="1472775" y="1101438"/>
                                  <a:ext cx="4674449" cy="3512125"/>
                                </a:xfrm>
                                <a:prstGeom prst="rect">
                                  <a:avLst/>
                                </a:prstGeom>
                                <a:noFill/>
                                <a:ln>
                                  <a:noFill/>
                                </a:ln>
                              </pic:spPr>
                            </pic:pic>
                            <wps:wsp>
                              <wps:cNvSpPr/>
                              <wps:cNvPr id="9" name="Shape 9"/>
                              <wps:spPr>
                                <a:xfrm>
                                  <a:off x="1560600" y="1829200"/>
                                  <a:ext cx="1656600" cy="176400"/>
                                </a:xfrm>
                                <a:prstGeom prst="rect">
                                  <a:avLst/>
                                </a:prstGeom>
                                <a:noFill/>
                                <a:ln cap="flat" cmpd="sng" w="381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3864250" y="3971550"/>
                                  <a:ext cx="833100" cy="269100"/>
                                </a:xfrm>
                                <a:prstGeom prst="rect">
                                  <a:avLst/>
                                </a:prstGeom>
                                <a:noFill/>
                                <a:ln cap="flat" cmpd="sng" w="381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inline>
            </w:drawing>
          </mc:Choice>
          <mc:Fallback>
            <w:drawing>
              <wp:inline distB="114300" distT="114300" distL="114300" distR="114300">
                <wp:extent cx="4124325" cy="3103701"/>
                <wp:effectExtent b="0" l="0" r="0" t="0"/>
                <wp:docPr id="4" name="image4.png"/>
                <a:graphic>
                  <a:graphicData uri="http://schemas.openxmlformats.org/drawingml/2006/picture">
                    <pic:pic>
                      <pic:nvPicPr>
                        <pic:cNvPr id="0" name="image4.png"/>
                        <pic:cNvPicPr preferRelativeResize="0"/>
                      </pic:nvPicPr>
                      <pic:blipFill>
                        <a:blip r:embed="rId12"/>
                        <a:srcRect/>
                        <a:stretch>
                          <a:fillRect/>
                        </a:stretch>
                      </pic:blipFill>
                      <pic:spPr>
                        <a:xfrm>
                          <a:off x="0" y="0"/>
                          <a:ext cx="4124325" cy="310370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1">
      <w:pPr>
        <w:pStyle w:val="Heading3"/>
        <w:spacing w:before="0" w:line="276" w:lineRule="auto"/>
        <w:jc w:val="center"/>
        <w:rPr>
          <w:rFonts w:ascii="Times New Roman" w:cs="Times New Roman" w:eastAsia="Times New Roman" w:hAnsi="Times New Roman"/>
          <w:b w:val="0"/>
          <w:bCs w:val="0"/>
          <w:color w:val="000000"/>
        </w:rPr>
      </w:pPr>
      <w:bookmarkStart w:colFirst="0" w:colLast="0" w:name="_heading=h.ncuswiiztc8y" w:id="7"/>
      <w:bookmarkEnd w:id="7"/>
      <w:r w:rsidDel="00000000" w:rsidR="00000000" w:rsidRPr="00000000">
        <w:rPr>
          <w:rFonts w:ascii="Times New Roman" w:cs="Times New Roman" w:eastAsia="Times New Roman" w:hAnsi="Times New Roman"/>
          <w:b w:val="0"/>
          <w:bCs w:val="0"/>
          <w:color w:val="000000"/>
          <w:rtl w:val="0"/>
        </w:rPr>
        <w:t xml:space="preserve">Figure 4: Third-Party Software Installation (PAGE 1)</w:t>
      </w:r>
    </w:p>
    <w:p w:rsidR="00000000" w:rsidDel="00000000" w:rsidP="00000000" w:rsidRDefault="00000000" w:rsidRPr="00000000" w14:paraId="00000062">
      <w:pPr>
        <w:spacing w:after="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4133850" cy="3098012"/>
                <wp:effectExtent b="0" l="0" r="0" t="0"/>
                <wp:docPr id="8" name=""/>
                <a:graphic>
                  <a:graphicData uri="http://schemas.microsoft.com/office/word/2010/wordprocessingGroup">
                    <wpg:wgp>
                      <wpg:cNvGrpSpPr/>
                      <wpg:grpSpPr>
                        <a:xfrm>
                          <a:off x="3279075" y="2230975"/>
                          <a:ext cx="4133850" cy="3098012"/>
                          <a:chOff x="3279075" y="2230975"/>
                          <a:chExt cx="4133850" cy="3098050"/>
                        </a:xfrm>
                      </wpg:grpSpPr>
                      <wpg:grpSp>
                        <wpg:cNvGrpSpPr/>
                        <wpg:grpSpPr>
                          <a:xfrm>
                            <a:off x="3279075" y="2230994"/>
                            <a:ext cx="4133850" cy="3098012"/>
                            <a:chOff x="3279075" y="2230975"/>
                            <a:chExt cx="4133850" cy="3098050"/>
                          </a:xfrm>
                        </wpg:grpSpPr>
                        <wps:wsp>
                          <wps:cNvSpPr/>
                          <wps:cNvPr id="3" name="Shape 3"/>
                          <wps:spPr>
                            <a:xfrm>
                              <a:off x="3279075" y="2230975"/>
                              <a:ext cx="4133850" cy="3098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279075" y="2230994"/>
                              <a:ext cx="4133850" cy="3098012"/>
                              <a:chOff x="3279075" y="2230975"/>
                              <a:chExt cx="4133850" cy="3098050"/>
                            </a:xfrm>
                          </wpg:grpSpPr>
                          <wps:wsp>
                            <wps:cNvSpPr/>
                            <wps:cNvPr id="29" name="Shape 29"/>
                            <wps:spPr>
                              <a:xfrm>
                                <a:off x="3279075" y="2230975"/>
                                <a:ext cx="4133850" cy="3098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279075" y="2230994"/>
                                <a:ext cx="4133850" cy="3098012"/>
                                <a:chOff x="838200" y="595300"/>
                                <a:chExt cx="5943600" cy="4449225"/>
                              </a:xfrm>
                            </wpg:grpSpPr>
                            <wps:wsp>
                              <wps:cNvSpPr/>
                              <wps:cNvPr id="31" name="Shape 31"/>
                              <wps:spPr>
                                <a:xfrm>
                                  <a:off x="838200" y="595300"/>
                                  <a:ext cx="5943600" cy="4449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2" name="Shape 32"/>
                                <pic:cNvPicPr preferRelativeResize="0"/>
                              </pic:nvPicPr>
                              <pic:blipFill rotWithShape="1">
                                <a:blip r:embed="rId16">
                                  <a:alphaModFix/>
                                </a:blip>
                                <a:srcRect b="1660" l="0" r="0" t="0"/>
                                <a:stretch/>
                              </pic:blipFill>
                              <pic:spPr>
                                <a:xfrm>
                                  <a:off x="838200" y="595325"/>
                                  <a:ext cx="5943600" cy="4449175"/>
                                </a:xfrm>
                                <a:prstGeom prst="rect">
                                  <a:avLst/>
                                </a:prstGeom>
                                <a:noFill/>
                                <a:ln>
                                  <a:noFill/>
                                </a:ln>
                              </pic:spPr>
                            </pic:pic>
                            <wps:wsp>
                              <wps:cNvSpPr/>
                              <wps:cNvPr id="33" name="Shape 33"/>
                              <wps:spPr>
                                <a:xfrm>
                                  <a:off x="972425" y="2633025"/>
                                  <a:ext cx="3842700" cy="735300"/>
                                </a:xfrm>
                                <a:prstGeom prst="rect">
                                  <a:avLst/>
                                </a:prstGeom>
                                <a:noFill/>
                                <a:ln cap="flat" cmpd="sng" w="381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inline>
            </w:drawing>
          </mc:Choice>
          <mc:Fallback>
            <w:drawing>
              <wp:inline distB="114300" distT="114300" distL="114300" distR="114300">
                <wp:extent cx="4133850" cy="3098012"/>
                <wp:effectExtent b="0" l="0" r="0" t="0"/>
                <wp:docPr id="8" name="image8.png"/>
                <a:graphic>
                  <a:graphicData uri="http://schemas.openxmlformats.org/drawingml/2006/picture">
                    <pic:pic>
                      <pic:nvPicPr>
                        <pic:cNvPr id="0" name="image8.png"/>
                        <pic:cNvPicPr preferRelativeResize="0"/>
                      </pic:nvPicPr>
                      <pic:blipFill>
                        <a:blip r:embed="rId12"/>
                        <a:srcRect/>
                        <a:stretch>
                          <a:fillRect/>
                        </a:stretch>
                      </pic:blipFill>
                      <pic:spPr>
                        <a:xfrm>
                          <a:off x="0" y="0"/>
                          <a:ext cx="4133850" cy="309801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4">
      <w:pPr>
        <w:pStyle w:val="Heading3"/>
        <w:spacing w:before="0" w:line="276" w:lineRule="auto"/>
        <w:jc w:val="center"/>
        <w:rPr>
          <w:rFonts w:ascii="Times New Roman" w:cs="Times New Roman" w:eastAsia="Times New Roman" w:hAnsi="Times New Roman"/>
          <w:b w:val="0"/>
          <w:bCs w:val="0"/>
          <w:color w:val="000000"/>
        </w:rPr>
      </w:pPr>
      <w:bookmarkStart w:colFirst="0" w:colLast="0" w:name="_heading=h.93k50l2t89on" w:id="8"/>
      <w:bookmarkEnd w:id="8"/>
      <w:r w:rsidDel="00000000" w:rsidR="00000000" w:rsidRPr="00000000">
        <w:rPr>
          <w:rFonts w:ascii="Times New Roman" w:cs="Times New Roman" w:eastAsia="Times New Roman" w:hAnsi="Times New Roman"/>
          <w:b w:val="0"/>
          <w:bCs w:val="0"/>
          <w:color w:val="000000"/>
          <w:rtl w:val="0"/>
        </w:rPr>
        <w:t xml:space="preserve">Figure 5: Confirmed Installation</w:t>
      </w:r>
    </w:p>
    <w:p w:rsidR="00000000" w:rsidDel="00000000" w:rsidP="00000000" w:rsidRDefault="00000000" w:rsidRPr="00000000" w14:paraId="00000065">
      <w:pPr>
        <w:spacing w:after="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spacing w:after="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pacing w:after="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numPr>
          <w:ilvl w:val="0"/>
          <w:numId w:val="3"/>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the directions on-screen, install the Third-Party Software highlighted in  Figure 6</w:t>
      </w:r>
    </w:p>
    <w:p w:rsidR="00000000" w:rsidDel="00000000" w:rsidP="00000000" w:rsidRDefault="00000000" w:rsidRPr="00000000" w14:paraId="00000069">
      <w:pPr>
        <w:numPr>
          <w:ilvl w:val="1"/>
          <w:numId w:val="3"/>
        </w:numPr>
        <w:spacing w:after="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 controlSUITE</w:t>
      </w:r>
    </w:p>
    <w:p w:rsidR="00000000" w:rsidDel="00000000" w:rsidP="00000000" w:rsidRDefault="00000000" w:rsidRPr="00000000" w14:paraId="0000006A">
      <w:pPr>
        <w:numPr>
          <w:ilvl w:val="2"/>
          <w:numId w:val="3"/>
        </w:numPr>
        <w:spacing w:after="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the installation link seen in Figure 9. This will open a webpage</w:t>
      </w:r>
    </w:p>
    <w:p w:rsidR="00000000" w:rsidDel="00000000" w:rsidP="00000000" w:rsidRDefault="00000000" w:rsidRPr="00000000" w14:paraId="0000006B">
      <w:pPr>
        <w:numPr>
          <w:ilvl w:val="2"/>
          <w:numId w:val="3"/>
        </w:numPr>
        <w:spacing w:after="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webpage, navigate to the downloads section</w:t>
      </w:r>
    </w:p>
    <w:p w:rsidR="00000000" w:rsidDel="00000000" w:rsidP="00000000" w:rsidRDefault="00000000" w:rsidRPr="00000000" w14:paraId="0000006C">
      <w:pPr>
        <w:numPr>
          <w:ilvl w:val="2"/>
          <w:numId w:val="3"/>
        </w:numPr>
        <w:spacing w:after="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Download the option labeled “CONTROLSUITE - Web (EXE) installer”</w:t>
      </w:r>
    </w:p>
    <w:p w:rsidR="00000000" w:rsidDel="00000000" w:rsidP="00000000" w:rsidRDefault="00000000" w:rsidRPr="00000000" w14:paraId="0000006D">
      <w:pPr>
        <w:numPr>
          <w:ilvl w:val="3"/>
          <w:numId w:val="3"/>
        </w:numPr>
        <w:spacing w:after="0" w:line="276"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Texas Instruments Account is required</w:t>
      </w:r>
    </w:p>
    <w:p w:rsidR="00000000" w:rsidDel="00000000" w:rsidP="00000000" w:rsidRDefault="00000000" w:rsidRPr="00000000" w14:paraId="0000006E">
      <w:pPr>
        <w:numPr>
          <w:ilvl w:val="2"/>
          <w:numId w:val="3"/>
        </w:numPr>
        <w:spacing w:after="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the executable file and follow the instructions in the installation wizard</w:t>
      </w:r>
    </w:p>
    <w:p w:rsidR="00000000" w:rsidDel="00000000" w:rsidP="00000000" w:rsidRDefault="00000000" w:rsidRPr="00000000" w14:paraId="0000006F">
      <w:pPr>
        <w:numPr>
          <w:ilvl w:val="1"/>
          <w:numId w:val="3"/>
        </w:numPr>
        <w:spacing w:after="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 Code Composer Studio</w:t>
      </w:r>
    </w:p>
    <w:p w:rsidR="00000000" w:rsidDel="00000000" w:rsidP="00000000" w:rsidRDefault="00000000" w:rsidRPr="00000000" w14:paraId="00000070">
      <w:pPr>
        <w:numPr>
          <w:ilvl w:val="2"/>
          <w:numId w:val="3"/>
        </w:numPr>
        <w:spacing w:after="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the installation link in Figure 9. This will open a webpage</w:t>
      </w:r>
    </w:p>
    <w:p w:rsidR="00000000" w:rsidDel="00000000" w:rsidP="00000000" w:rsidRDefault="00000000" w:rsidRPr="00000000" w14:paraId="00000071">
      <w:pPr>
        <w:numPr>
          <w:ilvl w:val="2"/>
          <w:numId w:val="3"/>
        </w:numPr>
        <w:spacing w:after="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Navigate to the download link for version 11.0.0</w:t>
      </w:r>
    </w:p>
    <w:p w:rsidR="00000000" w:rsidDel="00000000" w:rsidP="00000000" w:rsidRDefault="00000000" w:rsidRPr="00000000" w14:paraId="00000072">
      <w:pPr>
        <w:numPr>
          <w:ilvl w:val="3"/>
          <w:numId w:val="3"/>
        </w:numPr>
        <w:spacing w:after="0" w:line="276"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revision is dated Oct 11, 2021</w:t>
      </w:r>
    </w:p>
    <w:p w:rsidR="00000000" w:rsidDel="00000000" w:rsidP="00000000" w:rsidRDefault="00000000" w:rsidRPr="00000000" w14:paraId="00000073">
      <w:pPr>
        <w:numPr>
          <w:ilvl w:val="2"/>
          <w:numId w:val="3"/>
        </w:numPr>
        <w:spacing w:after="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the download link labeled “Windows on-demand installer for CCS IDE”</w:t>
      </w:r>
    </w:p>
    <w:p w:rsidR="00000000" w:rsidDel="00000000" w:rsidP="00000000" w:rsidRDefault="00000000" w:rsidRPr="00000000" w14:paraId="00000074">
      <w:pPr>
        <w:numPr>
          <w:ilvl w:val="2"/>
          <w:numId w:val="3"/>
        </w:numPr>
        <w:spacing w:after="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the executable file and follow the instructions in the installation wizard</w:t>
      </w:r>
    </w:p>
    <w:p w:rsidR="00000000" w:rsidDel="00000000" w:rsidP="00000000" w:rsidRDefault="00000000" w:rsidRPr="00000000" w14:paraId="00000075">
      <w:pPr>
        <w:numPr>
          <w:ilvl w:val="0"/>
          <w:numId w:val="3"/>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Next after completing the installation process</w:t>
      </w:r>
    </w:p>
    <w:p w:rsidR="00000000" w:rsidDel="00000000" w:rsidP="00000000" w:rsidRDefault="00000000" w:rsidRPr="00000000" w14:paraId="00000076">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4262438" cy="3203659"/>
                <wp:effectExtent b="0" l="0" r="0" t="0"/>
                <wp:docPr id="7" name=""/>
                <a:graphic>
                  <a:graphicData uri="http://schemas.microsoft.com/office/word/2010/wordprocessingGroup">
                    <wpg:wgp>
                      <wpg:cNvGrpSpPr/>
                      <wpg:grpSpPr>
                        <a:xfrm>
                          <a:off x="3214775" y="2178150"/>
                          <a:ext cx="4262438" cy="3203659"/>
                          <a:chOff x="3214775" y="2178150"/>
                          <a:chExt cx="4262450" cy="3203700"/>
                        </a:xfrm>
                      </wpg:grpSpPr>
                      <wpg:grpSp>
                        <wpg:cNvGrpSpPr/>
                        <wpg:grpSpPr>
                          <a:xfrm>
                            <a:off x="3214781" y="2178171"/>
                            <a:ext cx="4262438" cy="3203659"/>
                            <a:chOff x="3214775" y="2178150"/>
                            <a:chExt cx="4262450" cy="3203700"/>
                          </a:xfrm>
                        </wpg:grpSpPr>
                        <wps:wsp>
                          <wps:cNvSpPr/>
                          <wps:cNvPr id="3" name="Shape 3"/>
                          <wps:spPr>
                            <a:xfrm>
                              <a:off x="3214775" y="2178150"/>
                              <a:ext cx="4262450" cy="320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214781" y="2178171"/>
                              <a:ext cx="4262438" cy="3203659"/>
                              <a:chOff x="3214775" y="2178150"/>
                              <a:chExt cx="4262450" cy="3203700"/>
                            </a:xfrm>
                          </wpg:grpSpPr>
                          <wps:wsp>
                            <wps:cNvSpPr/>
                            <wps:cNvPr id="21" name="Shape 21"/>
                            <wps:spPr>
                              <a:xfrm>
                                <a:off x="3214775" y="2178150"/>
                                <a:ext cx="4262450" cy="320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214781" y="2178171"/>
                                <a:ext cx="4262438" cy="3203659"/>
                                <a:chOff x="838200" y="623875"/>
                                <a:chExt cx="5943600" cy="4467250"/>
                              </a:xfrm>
                            </wpg:grpSpPr>
                            <wps:wsp>
                              <wps:cNvSpPr/>
                              <wps:cNvPr id="23" name="Shape 23"/>
                              <wps:spPr>
                                <a:xfrm>
                                  <a:off x="838200" y="623875"/>
                                  <a:ext cx="5943600" cy="4467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4" name="Shape 24"/>
                                <pic:cNvPicPr preferRelativeResize="0"/>
                              </pic:nvPicPr>
                              <pic:blipFill rotWithShape="1">
                                <a:blip r:embed="rId17">
                                  <a:alphaModFix/>
                                </a:blip>
                                <a:srcRect b="0" l="0" r="0" t="0"/>
                                <a:stretch/>
                              </pic:blipFill>
                              <pic:spPr>
                                <a:xfrm>
                                  <a:off x="838200" y="623888"/>
                                  <a:ext cx="5943600" cy="4467225"/>
                                </a:xfrm>
                                <a:prstGeom prst="rect">
                                  <a:avLst/>
                                </a:prstGeom>
                                <a:noFill/>
                                <a:ln>
                                  <a:noFill/>
                                </a:ln>
                              </pic:spPr>
                            </pic:pic>
                            <wps:wsp>
                              <wps:cNvSpPr/>
                              <wps:cNvPr id="25" name="Shape 25"/>
                              <wps:spPr>
                                <a:xfrm>
                                  <a:off x="2638900" y="2142875"/>
                                  <a:ext cx="1382100" cy="3531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2638900" y="2495975"/>
                                  <a:ext cx="1382100" cy="3531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inline>
            </w:drawing>
          </mc:Choice>
          <mc:Fallback>
            <w:drawing>
              <wp:inline distB="114300" distT="114300" distL="114300" distR="114300">
                <wp:extent cx="4262438" cy="3203659"/>
                <wp:effectExtent b="0" l="0" r="0" t="0"/>
                <wp:docPr id="7" name="image7.png"/>
                <a:graphic>
                  <a:graphicData uri="http://schemas.openxmlformats.org/drawingml/2006/picture">
                    <pic:pic>
                      <pic:nvPicPr>
                        <pic:cNvPr id="0" name="image7.png"/>
                        <pic:cNvPicPr preferRelativeResize="0"/>
                      </pic:nvPicPr>
                      <pic:blipFill>
                        <a:blip r:embed="rId12"/>
                        <a:srcRect/>
                        <a:stretch>
                          <a:fillRect/>
                        </a:stretch>
                      </pic:blipFill>
                      <pic:spPr>
                        <a:xfrm>
                          <a:off x="0" y="0"/>
                          <a:ext cx="4262438" cy="320365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8">
      <w:pPr>
        <w:pStyle w:val="Heading3"/>
        <w:spacing w:before="0" w:lineRule="auto"/>
        <w:jc w:val="center"/>
        <w:rPr>
          <w:rFonts w:ascii="Times New Roman" w:cs="Times New Roman" w:eastAsia="Times New Roman" w:hAnsi="Times New Roman"/>
          <w:b w:val="0"/>
          <w:bCs w:val="0"/>
          <w:color w:val="000000"/>
        </w:rPr>
      </w:pPr>
      <w:bookmarkStart w:colFirst="0" w:colLast="0" w:name="_heading=h.xow7wtr0ky1" w:id="9"/>
      <w:bookmarkEnd w:id="9"/>
      <w:r w:rsidDel="00000000" w:rsidR="00000000" w:rsidRPr="00000000">
        <w:rPr>
          <w:rFonts w:ascii="Times New Roman" w:cs="Times New Roman" w:eastAsia="Times New Roman" w:hAnsi="Times New Roman"/>
          <w:b w:val="0"/>
          <w:bCs w:val="0"/>
          <w:color w:val="000000"/>
          <w:rtl w:val="0"/>
        </w:rPr>
        <w:t xml:space="preserve">Figure 6: Third-Party Software Installation (PAGE 2)</w:t>
      </w:r>
    </w:p>
    <w:p w:rsidR="00000000" w:rsidDel="00000000" w:rsidP="00000000" w:rsidRDefault="00000000" w:rsidRPr="00000000" w14:paraId="00000079">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numPr>
          <w:ilvl w:val="0"/>
          <w:numId w:val="3"/>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the textbox or Browse button, specify the folder where the TI Control Suite was installed</w:t>
      </w:r>
    </w:p>
    <w:p w:rsidR="00000000" w:rsidDel="00000000" w:rsidP="00000000" w:rsidRDefault="00000000" w:rsidRPr="00000000" w14:paraId="0000007C">
      <w:pPr>
        <w:numPr>
          <w:ilvl w:val="1"/>
          <w:numId w:val="3"/>
        </w:numPr>
        <w:spacing w:after="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w:t>
      </w:r>
      <w:sdt>
        <w:sdtPr>
          <w:id w:val="-1030827766"/>
          <w:tag w:val="goog_rdk_7"/>
        </w:sdtPr>
        <w:sdtContent>
          <w:commentRangeStart w:id="2"/>
        </w:sdtContent>
      </w:sdt>
      <w:r w:rsidDel="00000000" w:rsidR="00000000" w:rsidRPr="00000000">
        <w:rPr>
          <w:rFonts w:ascii="Times New Roman" w:cs="Times New Roman" w:eastAsia="Times New Roman" w:hAnsi="Times New Roman"/>
          <w:rtl w:val="0"/>
        </w:rPr>
        <w:t xml:space="preserve"> “” </w:t>
      </w:r>
      <w:commentRangeEnd w:id="2"/>
      <w:r w:rsidDel="00000000" w:rsidR="00000000" w:rsidRPr="00000000">
        <w:commentReference w:id="2"/>
      </w:r>
      <w:r w:rsidDel="00000000" w:rsidR="00000000" w:rsidRPr="00000000">
        <w:rPr>
          <w:rFonts w:ascii="Times New Roman" w:cs="Times New Roman" w:eastAsia="Times New Roman" w:hAnsi="Times New Roman"/>
          <w:rtl w:val="0"/>
        </w:rPr>
        <w:t xml:space="preserve">shows the default installation path</w:t>
      </w:r>
    </w:p>
    <w:p w:rsidR="00000000" w:rsidDel="00000000" w:rsidP="00000000" w:rsidRDefault="00000000" w:rsidRPr="00000000" w14:paraId="0000007D">
      <w:pPr>
        <w:numPr>
          <w:ilvl w:val="0"/>
          <w:numId w:val="3"/>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the validate button after selecting the proper installation path</w:t>
      </w:r>
    </w:p>
    <w:p w:rsidR="00000000" w:rsidDel="00000000" w:rsidP="00000000" w:rsidRDefault="00000000" w:rsidRPr="00000000" w14:paraId="0000007E">
      <w:pPr>
        <w:numPr>
          <w:ilvl w:val="1"/>
          <w:numId w:val="3"/>
        </w:numPr>
        <w:spacing w:after="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installation path cannot be validated, return to the previous steps to verify proper installation</w:t>
      </w:r>
    </w:p>
    <w:p w:rsidR="00000000" w:rsidDel="00000000" w:rsidP="00000000" w:rsidRDefault="00000000" w:rsidRPr="00000000" w14:paraId="0000007F">
      <w:pPr>
        <w:numPr>
          <w:ilvl w:val="0"/>
          <w:numId w:val="3"/>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 installation path is validated, click Next</w:t>
      </w:r>
    </w:p>
    <w:p w:rsidR="00000000" w:rsidDel="00000000" w:rsidP="00000000" w:rsidRDefault="00000000" w:rsidRPr="00000000" w14:paraId="00000080">
      <w:pPr>
        <w:spacing w:after="0"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52938" cy="3318295"/>
            <wp:effectExtent b="12700" l="12700" r="12700" t="12700"/>
            <wp:docPr id="10"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4452938" cy="331829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2">
      <w:pPr>
        <w:pStyle w:val="Heading3"/>
        <w:spacing w:before="0" w:lineRule="auto"/>
        <w:jc w:val="center"/>
        <w:rPr>
          <w:rFonts w:ascii="Times New Roman" w:cs="Times New Roman" w:eastAsia="Times New Roman" w:hAnsi="Times New Roman"/>
          <w:b w:val="0"/>
          <w:bCs w:val="0"/>
          <w:color w:val="000000"/>
        </w:rPr>
      </w:pPr>
      <w:bookmarkStart w:colFirst="0" w:colLast="0" w:name="_heading=h.mhmvts56zfvt" w:id="10"/>
      <w:bookmarkEnd w:id="10"/>
      <w:r w:rsidDel="00000000" w:rsidR="00000000" w:rsidRPr="00000000">
        <w:rPr>
          <w:rFonts w:ascii="Times New Roman" w:cs="Times New Roman" w:eastAsia="Times New Roman" w:hAnsi="Times New Roman"/>
          <w:b w:val="0"/>
          <w:bCs w:val="0"/>
          <w:color w:val="000000"/>
          <w:rtl w:val="0"/>
        </w:rPr>
        <w:t xml:space="preserve">Figure 7: TI Control Suite Default Installation Path</w:t>
      </w:r>
    </w:p>
    <w:p w:rsidR="00000000" w:rsidDel="00000000" w:rsidP="00000000" w:rsidRDefault="00000000" w:rsidRPr="00000000" w14:paraId="00000083">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numPr>
          <w:ilvl w:val="0"/>
          <w:numId w:val="3"/>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Like the previous step, use the textbox or Browse button, specify the folder where the TI Code Composer Studio was installed</w:t>
      </w:r>
    </w:p>
    <w:p w:rsidR="00000000" w:rsidDel="00000000" w:rsidP="00000000" w:rsidRDefault="00000000" w:rsidRPr="00000000" w14:paraId="00000085">
      <w:pPr>
        <w:numPr>
          <w:ilvl w:val="1"/>
          <w:numId w:val="3"/>
        </w:numPr>
        <w:spacing w:after="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11 shows the default installation path</w:t>
      </w:r>
    </w:p>
    <w:p w:rsidR="00000000" w:rsidDel="00000000" w:rsidP="00000000" w:rsidRDefault="00000000" w:rsidRPr="00000000" w14:paraId="00000086">
      <w:pPr>
        <w:numPr>
          <w:ilvl w:val="0"/>
          <w:numId w:val="3"/>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the validate button after selecting the the proper installation path</w:t>
      </w:r>
    </w:p>
    <w:p w:rsidR="00000000" w:rsidDel="00000000" w:rsidP="00000000" w:rsidRDefault="00000000" w:rsidRPr="00000000" w14:paraId="00000087">
      <w:pPr>
        <w:numPr>
          <w:ilvl w:val="1"/>
          <w:numId w:val="3"/>
        </w:numPr>
        <w:spacing w:after="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installation path cannot be validated, return to the previous steps to verify proper installation</w:t>
      </w:r>
    </w:p>
    <w:p w:rsidR="00000000" w:rsidDel="00000000" w:rsidP="00000000" w:rsidRDefault="00000000" w:rsidRPr="00000000" w14:paraId="00000088">
      <w:pPr>
        <w:numPr>
          <w:ilvl w:val="0"/>
          <w:numId w:val="3"/>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 installation path is validated, click Next</w:t>
      </w:r>
    </w:p>
    <w:p w:rsidR="00000000" w:rsidDel="00000000" w:rsidP="00000000" w:rsidRDefault="00000000" w:rsidRPr="00000000" w14:paraId="00000089">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55193" cy="3662363"/>
            <wp:effectExtent b="12700" l="12700" r="12700" t="12700"/>
            <wp:docPr id="1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855193" cy="36623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A">
      <w:pPr>
        <w:pStyle w:val="Heading3"/>
        <w:spacing w:before="0" w:lineRule="auto"/>
        <w:jc w:val="center"/>
        <w:rPr>
          <w:rFonts w:ascii="Times New Roman" w:cs="Times New Roman" w:eastAsia="Times New Roman" w:hAnsi="Times New Roman"/>
          <w:b w:val="0"/>
          <w:bCs w:val="0"/>
          <w:color w:val="000000"/>
        </w:rPr>
      </w:pPr>
      <w:bookmarkStart w:colFirst="0" w:colLast="0" w:name="_heading=h.6oxc027wnet7" w:id="11"/>
      <w:bookmarkEnd w:id="11"/>
      <w:r w:rsidDel="00000000" w:rsidR="00000000" w:rsidRPr="00000000">
        <w:rPr>
          <w:rFonts w:ascii="Times New Roman" w:cs="Times New Roman" w:eastAsia="Times New Roman" w:hAnsi="Times New Roman"/>
          <w:b w:val="0"/>
          <w:bCs w:val="0"/>
          <w:color w:val="000000"/>
          <w:rtl w:val="0"/>
        </w:rPr>
        <w:t xml:space="preserve">Figure 8: TI Code Composer Studio Default Installation Path</w:t>
      </w:r>
    </w:p>
    <w:p w:rsidR="00000000" w:rsidDel="00000000" w:rsidP="00000000" w:rsidRDefault="00000000" w:rsidRPr="00000000" w14:paraId="0000008B">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numPr>
          <w:ilvl w:val="0"/>
          <w:numId w:val="3"/>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the on-screen table, verify the installation of all Third-Party Software and Drivers</w:t>
      </w:r>
    </w:p>
    <w:p w:rsidR="00000000" w:rsidDel="00000000" w:rsidP="00000000" w:rsidRDefault="00000000" w:rsidRPr="00000000" w14:paraId="0000008E">
      <w:pPr>
        <w:numPr>
          <w:ilvl w:val="0"/>
          <w:numId w:val="3"/>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Next</w:t>
      </w:r>
    </w:p>
    <w:p w:rsidR="00000000" w:rsidDel="00000000" w:rsidP="00000000" w:rsidRDefault="00000000" w:rsidRPr="00000000" w14:paraId="0000008F">
      <w:pPr>
        <w:numPr>
          <w:ilvl w:val="0"/>
          <w:numId w:val="3"/>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window will be displayed with a message confirming successful installation</w:t>
      </w:r>
    </w:p>
    <w:p w:rsidR="00000000" w:rsidDel="00000000" w:rsidP="00000000" w:rsidRDefault="00000000" w:rsidRPr="00000000" w14:paraId="00000090">
      <w:pPr>
        <w:numPr>
          <w:ilvl w:val="0"/>
          <w:numId w:val="3"/>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Finish</w:t>
      </w:r>
    </w:p>
    <w:p w:rsidR="00000000" w:rsidDel="00000000" w:rsidP="00000000" w:rsidRDefault="00000000" w:rsidRPr="00000000" w14:paraId="00000091">
      <w:pPr>
        <w:numPr>
          <w:ilvl w:val="0"/>
          <w:numId w:val="3"/>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installation process is now complete</w:t>
      </w:r>
    </w:p>
    <w:p w:rsidR="00000000" w:rsidDel="00000000" w:rsidP="00000000" w:rsidRDefault="00000000" w:rsidRPr="00000000" w14:paraId="00000092">
      <w:pPr>
        <w:numPr>
          <w:ilvl w:val="0"/>
          <w:numId w:val="3"/>
        </w:numPr>
        <w:spacing w:after="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Run </w:t>
      </w:r>
      <w:r w:rsidDel="00000000" w:rsidR="00000000" w:rsidRPr="00000000">
        <w:rPr>
          <w:rFonts w:ascii="Times New Roman" w:cs="Times New Roman" w:eastAsia="Times New Roman" w:hAnsi="Times New Roman"/>
          <w:color w:val="00ff00"/>
          <w:rtl w:val="0"/>
        </w:rPr>
        <w:t xml:space="preserve">openExample("c2b/DualMotorDynoUsingC2000ProcessorsExample") </w:t>
      </w:r>
      <w:r w:rsidDel="00000000" w:rsidR="00000000" w:rsidRPr="00000000">
        <w:rPr>
          <w:rFonts w:ascii="Times New Roman" w:cs="Times New Roman" w:eastAsia="Times New Roman" w:hAnsi="Times New Roman"/>
          <w:rtl w:val="0"/>
        </w:rPr>
        <w:t xml:space="preserve">to open the original Mathworks dyno example model and environment </w:t>
      </w:r>
    </w:p>
    <w:p w:rsidR="00000000" w:rsidDel="00000000" w:rsidP="00000000" w:rsidRDefault="00000000" w:rsidRPr="00000000" w14:paraId="00000093">
      <w:pPr>
        <w:numPr>
          <w:ilvl w:val="0"/>
          <w:numId w:val="3"/>
        </w:numPr>
        <w:spacing w:after="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For lab preparation, open the respective lab folder </w:t>
      </w:r>
    </w:p>
    <w:p w:rsidR="00000000" w:rsidDel="00000000" w:rsidP="00000000" w:rsidRDefault="00000000" w:rsidRPr="00000000" w14:paraId="00000094">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spacing w:after="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sectPr>
      <w:pgSz w:h="15840" w:w="12240" w:orient="portrait"/>
      <w:pgMar w:bottom="1440" w:top="1440" w:left="1440" w:right="1440" w:header="360" w:footer="36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llie Derkos" w:id="2" w:date="2026-05-28T17:37:50Z">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Ellie Derkos" w:id="0" w:date="2026-05-28T17:20:44Z">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C2000 microcontroller block set</w:t>
      </w:r>
    </w:p>
  </w:comment>
  <w:comment w:author="Ellie Derkos" w:id="1" w:date="2026-05-28T17:32:14Z">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lowk did not see gear icon or click buttons to get to hardware set up. instead typed " c2000setup " in command window as were directions in documentation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97" w15:done="0"/>
  <w15:commentEx w15:paraId="00000098" w15:done="0"/>
  <w15:commentEx w15:paraId="0000009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7"/>
      <w:numFmt w:val="decimal"/>
      <w:lvlText w:val="%1."/>
      <w:lvlJc w:val="left"/>
      <w:pPr>
        <w:ind w:left="720" w:hanging="480"/>
      </w:pPr>
      <w:rPr/>
    </w:lvl>
    <w:lvl w:ilvl="1">
      <w:start w:val="7"/>
      <w:numFmt w:val="lowerLetter"/>
      <w:lvlText w:val="%2."/>
      <w:lvlJc w:val="left"/>
      <w:pPr>
        <w:ind w:left="1440" w:hanging="480"/>
      </w:pPr>
      <w:rPr/>
    </w:lvl>
    <w:lvl w:ilvl="2">
      <w:start w:val="7"/>
      <w:numFmt w:val="lowerRoman"/>
      <w:lvlText w:val="%3."/>
      <w:lvlJc w:val="left"/>
      <w:pPr>
        <w:ind w:left="2160" w:hanging="480"/>
      </w:pPr>
      <w:rPr/>
    </w:lvl>
    <w:lvl w:ilvl="3">
      <w:start w:val="7"/>
      <w:numFmt w:val="decimal"/>
      <w:lvlText w:val="%4."/>
      <w:lvlJc w:val="left"/>
      <w:pPr>
        <w:ind w:left="2880" w:hanging="480"/>
      </w:pPr>
      <w:rPr/>
    </w:lvl>
    <w:lvl w:ilvl="4">
      <w:start w:val="7"/>
      <w:numFmt w:val="lowerLetter"/>
      <w:lvlText w:val="%5."/>
      <w:lvlJc w:val="left"/>
      <w:pPr>
        <w:ind w:left="3600" w:hanging="480"/>
      </w:pPr>
      <w:rPr/>
    </w:lvl>
    <w:lvl w:ilvl="5">
      <w:start w:val="7"/>
      <w:numFmt w:val="lowerRoman"/>
      <w:lvlText w:val="%6."/>
      <w:lvlJc w:val="left"/>
      <w:pPr>
        <w:ind w:left="4320" w:hanging="480"/>
      </w:pPr>
      <w:rPr/>
    </w:lvl>
    <w:lvl w:ilvl="6">
      <w:start w:val="7"/>
      <w:numFmt w:val="decimal"/>
      <w:lvlText w:val="%7."/>
      <w:lvlJc w:val="left"/>
      <w:pPr>
        <w:ind w:left="5040" w:hanging="480"/>
      </w:pPr>
      <w:rPr/>
    </w:lvl>
    <w:lvl w:ilvl="7">
      <w:start w:val="7"/>
      <w:numFmt w:val="lowerLetter"/>
      <w:lvlText w:val="%8."/>
      <w:lvlJc w:val="left"/>
      <w:pPr>
        <w:ind w:left="5760" w:hanging="480"/>
      </w:pPr>
      <w:rPr/>
    </w:lvl>
    <w:lvl w:ilvl="8">
      <w:start w:val="7"/>
      <w:numFmt w:val="lowerRoman"/>
      <w:lvlText w:val="%9."/>
      <w:lvlJc w:val="left"/>
      <w:pPr>
        <w:ind w:left="6480" w:hanging="48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 w:customStyle="1">
    <w:name w:val="Abstract"/>
    <w:basedOn w:val="Normal"/>
    <w:next w:val="BodyText"/>
    <w:qFormat w:val="1"/>
    <w:pPr>
      <w:keepNext w:val="1"/>
      <w:keepLines w:val="1"/>
      <w:spacing w:after="300" w:before="3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uiPriority w:val="9"/>
    <w:unhideWhenUsed w:val="1"/>
    <w:qFormat w:val="1"/>
    <w:pPr>
      <w:keepNext w:val="1"/>
      <w:keepLines w:val="1"/>
      <w:spacing w:after="0" w:before="200"/>
      <w:outlineLvl w:val="6"/>
    </w:pPr>
    <w:rPr>
      <w:rFonts w:asciiTheme="majorHAnsi" w:cstheme="majorBidi" w:eastAsiaTheme="majorEastAsia" w:hAnsiTheme="majorHAnsi"/>
      <w:color w:val="4f81bd" w:themeColor="accent1"/>
      <w:sz w:val="24"/>
      <w:szCs w:val="24"/>
    </w:rPr>
  </w:style>
  <w:style w:type="paragraph" w:styleId="Heading8">
    <w:name w:val="Heading 8"/>
    <w:basedOn w:val="Normal"/>
    <w:next w:val="BodyText"/>
    <w:uiPriority w:val="9"/>
    <w:unhideWhenUsed w:val="1"/>
    <w:qFormat w:val="1"/>
    <w:pPr>
      <w:keepNext w:val="1"/>
      <w:keepLines w:val="1"/>
      <w:spacing w:after="0" w:before="200"/>
      <w:outlineLvl w:val="7"/>
    </w:pPr>
    <w:rPr>
      <w:rFonts w:asciiTheme="majorHAnsi" w:cstheme="majorBidi" w:eastAsiaTheme="majorEastAsia" w:hAnsiTheme="majorHAnsi"/>
      <w:color w:val="4f81bd" w:themeColor="accent1"/>
      <w:sz w:val="24"/>
      <w:szCs w:val="24"/>
    </w:rPr>
  </w:style>
  <w:style w:type="paragraph" w:styleId="Heading9">
    <w:name w:val="Heading 9"/>
    <w:basedOn w:val="Normal"/>
    <w:next w:val="BodyText"/>
    <w:uiPriority w:val="9"/>
    <w:unhideWhenUsed w:val="1"/>
    <w:qFormat w:val="1"/>
    <w:pPr>
      <w:keepNext w:val="1"/>
      <w:keepLines w:val="1"/>
      <w:spacing w:after="0" w:before="200"/>
      <w:outlineLvl w:val="8"/>
    </w:pPr>
    <w:rPr>
      <w:rFonts w:asciiTheme="majorHAnsi" w:cstheme="majorBidi" w:eastAsiaTheme="majorEastAsia" w:hAnsiTheme="majorHAnsi"/>
      <w:color w:val="4f81bd" w:themeColor="accent1"/>
      <w:sz w:val="24"/>
      <w:szCs w:val="24"/>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4.png"/><Relationship Id="rId10" Type="http://schemas.openxmlformats.org/officeDocument/2006/relationships/hyperlink" Target="https://www.mathworks.com/help/fixedpoint/index.html" TargetMode="External"/><Relationship Id="rId13" Type="http://schemas.openxmlformats.org/officeDocument/2006/relationships/image" Target="media/image3.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mathworks.com/help/ti-c2000/index.html" TargetMode="External"/><Relationship Id="rId15" Type="http://schemas.openxmlformats.org/officeDocument/2006/relationships/image" Target="media/image11.png"/><Relationship Id="rId14" Type="http://schemas.openxmlformats.org/officeDocument/2006/relationships/image" Target="media/image12.png"/><Relationship Id="rId17" Type="http://schemas.openxmlformats.org/officeDocument/2006/relationships/image" Target="media/image13.png"/><Relationship Id="rId16" Type="http://schemas.openxmlformats.org/officeDocument/2006/relationships/image" Target="media/image10.png"/><Relationship Id="rId5" Type="http://schemas.openxmlformats.org/officeDocument/2006/relationships/numbering" Target="numbering.xml"/><Relationship Id="rId19" Type="http://schemas.openxmlformats.org/officeDocument/2006/relationships/image" Target="media/image1.png"/><Relationship Id="rId6" Type="http://schemas.openxmlformats.org/officeDocument/2006/relationships/styles" Target="styles.xml"/><Relationship Id="rId18" Type="http://schemas.openxmlformats.org/officeDocument/2006/relationships/image" Target="media/image2.png"/><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PsV/YtAYrEgapJcpiGXf4/8QrA==">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2026-03-11T17:16:39Z</dcterms:created>
</cp:coreProperties>
</file>

<file path=docProps/custom.xml><?xml version="1.0" encoding="utf-8"?>
<Properties xmlns="http://schemas.openxmlformats.org/officeDocument/2006/custom-properties" xmlns:vt="http://schemas.openxmlformats.org/officeDocument/2006/docPropsVTypes"/>
</file>